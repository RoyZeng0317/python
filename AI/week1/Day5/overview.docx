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9CE7" w14:textId="77777777" w:rsidR="00672CBC" w:rsidRPr="00672CBC" w:rsidRDefault="00672CBC" w:rsidP="00672CBC">
      <w:r w:rsidRPr="00672CBC">
        <w:t># server_chat.py</w:t>
      </w:r>
    </w:p>
    <w:p w14:paraId="70FA1E6F" w14:textId="77777777" w:rsidR="00672CBC" w:rsidRPr="00672CBC" w:rsidRDefault="00672CBC" w:rsidP="00672CBC">
      <w:r w:rsidRPr="00672CBC">
        <w:t>import socket</w:t>
      </w:r>
    </w:p>
    <w:p w14:paraId="466E8455" w14:textId="77777777" w:rsidR="00672CBC" w:rsidRPr="00672CBC" w:rsidRDefault="00672CBC" w:rsidP="00672CBC">
      <w:r w:rsidRPr="00672CBC">
        <w:t>import threading</w:t>
      </w:r>
    </w:p>
    <w:p w14:paraId="18D77C09" w14:textId="77777777" w:rsidR="00672CBC" w:rsidRPr="00672CBC" w:rsidRDefault="00672CBC" w:rsidP="00672CBC"/>
    <w:p w14:paraId="1DBE1FDE" w14:textId="2196610C" w:rsidR="00672CBC" w:rsidRPr="00672CBC" w:rsidRDefault="00672CBC" w:rsidP="00672CBC">
      <w:r w:rsidRPr="00672CBC">
        <w:t xml:space="preserve"># </w:t>
      </w:r>
      <w:del w:id="1" w:author="Roy Zeng" w:date="2026-07-01T13:13:00Z" w16du:dateUtc="2026-07-01T05:13:00Z">
        <w:r w:rsidR="00BB52E6">
          <w:rPr>
            <w:rFonts w:hint="eastAsia"/>
          </w:rPr>
          <w:delText>使用字典儲存</w:delText>
        </w:r>
      </w:del>
      <w:ins w:id="2" w:author="Roy Zeng" w:date="2026-07-01T13:13:00Z" w16du:dateUtc="2026-07-01T05:13:00Z">
        <w:r w:rsidRPr="00672CBC">
          <w:t>use the dictory to save</w:t>
        </w:r>
      </w:ins>
      <w:r w:rsidRPr="00672CBC">
        <w:t xml:space="preserve"> { client_socket: username</w:t>
      </w:r>
      <w:del w:id="3" w:author="Roy Zeng" w:date="2026-07-01T13:13:00Z" w16du:dateUtc="2026-07-01T05:13:00Z">
        <w:r w:rsidR="00BB52E6">
          <w:rPr>
            <w:rFonts w:hint="eastAsia"/>
          </w:rPr>
          <w:delText xml:space="preserve"> </w:delText>
        </w:r>
      </w:del>
      <w:r w:rsidRPr="00672CBC">
        <w:t>}</w:t>
      </w:r>
    </w:p>
    <w:p w14:paraId="21D93CC6" w14:textId="77777777" w:rsidR="00672CBC" w:rsidRPr="00672CBC" w:rsidRDefault="00672CBC" w:rsidP="00672CBC">
      <w:r w:rsidRPr="00672CBC">
        <w:t>client_names = {}</w:t>
      </w:r>
    </w:p>
    <w:p w14:paraId="25FD4974" w14:textId="77777777" w:rsidR="00672CBC" w:rsidRPr="00672CBC" w:rsidRDefault="00672CBC" w:rsidP="00672CBC"/>
    <w:p w14:paraId="00F7B299" w14:textId="77777777" w:rsidR="00672CBC" w:rsidRPr="00672CBC" w:rsidRDefault="00672CBC" w:rsidP="00672CBC">
      <w:r w:rsidRPr="00672CBC">
        <w:t>def broadcast(message, current_client):</w:t>
      </w:r>
    </w:p>
    <w:p w14:paraId="2115C561" w14:textId="77777777" w:rsidR="00BB52E6" w:rsidRDefault="00BB52E6" w:rsidP="00BB52E6">
      <w:pPr>
        <w:rPr>
          <w:del w:id="4" w:author="Roy Zeng" w:date="2026-07-01T13:13:00Z" w16du:dateUtc="2026-07-01T05:13:00Z"/>
        </w:rPr>
      </w:pPr>
      <w:del w:id="5" w:author="Roy Zeng" w:date="2026-07-01T13:13:00Z" w16du:dateUtc="2026-07-01T05:13:00Z">
        <w:r>
          <w:rPr>
            <w:rFonts w:hint="eastAsia"/>
          </w:rPr>
          <w:delText xml:space="preserve">    """</w:delText>
        </w:r>
        <w:r>
          <w:rPr>
            <w:rFonts w:hint="eastAsia"/>
          </w:rPr>
          <w:delText>將訊息轉發給其他所有人（排除發送者自己）</w:delText>
        </w:r>
        <w:r>
          <w:rPr>
            <w:rFonts w:hint="eastAsia"/>
          </w:rPr>
          <w:delText>"""</w:delText>
        </w:r>
      </w:del>
    </w:p>
    <w:p w14:paraId="398B47B0" w14:textId="5B41E0AB" w:rsidR="00672CBC" w:rsidRPr="00672CBC" w:rsidRDefault="00BB52E6" w:rsidP="00672CBC">
      <w:pPr>
        <w:rPr>
          <w:ins w:id="6" w:author="Roy Zeng" w:date="2026-07-01T13:13:00Z" w16du:dateUtc="2026-07-01T05:13:00Z"/>
        </w:rPr>
      </w:pPr>
      <w:del w:id="7" w:author="Roy Zeng" w:date="2026-07-01T13:13:00Z" w16du:dateUtc="2026-07-01T05:13:00Z">
        <w:r>
          <w:delText xml:space="preserve">   </w:delText>
        </w:r>
      </w:del>
      <w:ins w:id="8" w:author="Roy Zeng" w:date="2026-07-01T13:13:00Z" w16du:dateUtc="2026-07-01T05:13:00Z">
        <w:r w:rsidR="00672CBC" w:rsidRPr="00672CBC">
          <w:t>    """the message send for everybody(without the sender)"""</w:t>
        </w:r>
      </w:ins>
    </w:p>
    <w:p w14:paraId="2F49F5F1" w14:textId="77777777" w:rsidR="00672CBC" w:rsidRPr="00672CBC" w:rsidRDefault="00672CBC" w:rsidP="00672CBC">
      <w:ins w:id="9" w:author="Roy Zeng" w:date="2026-07-01T13:13:00Z" w16du:dateUtc="2026-07-01T05:13:00Z">
        <w:r w:rsidRPr="00672CBC">
          <w:t>   </w:t>
        </w:r>
      </w:ins>
      <w:r w:rsidRPr="00672CBC">
        <w:t xml:space="preserve"> for client in client_names:</w:t>
      </w:r>
    </w:p>
    <w:p w14:paraId="436CFD09" w14:textId="0954F670" w:rsidR="00672CBC" w:rsidRPr="00672CBC" w:rsidRDefault="00BB52E6" w:rsidP="00672CBC">
      <w:del w:id="10" w:author="Roy Zeng" w:date="2026-07-01T13:13:00Z" w16du:dateUtc="2026-07-01T05:13:00Z">
        <w:r>
          <w:delText xml:space="preserve">       </w:delText>
        </w:r>
      </w:del>
      <w:ins w:id="11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if client != current_client:</w:t>
      </w:r>
    </w:p>
    <w:p w14:paraId="47341DFB" w14:textId="1B7ED2E6" w:rsidR="00672CBC" w:rsidRPr="00672CBC" w:rsidRDefault="00BB52E6" w:rsidP="00672CBC">
      <w:del w:id="12" w:author="Roy Zeng" w:date="2026-07-01T13:13:00Z" w16du:dateUtc="2026-07-01T05:13:00Z">
        <w:r>
          <w:delText xml:space="preserve">           </w:delText>
        </w:r>
      </w:del>
      <w:ins w:id="13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try:</w:t>
      </w:r>
    </w:p>
    <w:p w14:paraId="356F0C9D" w14:textId="6B6D7B79" w:rsidR="00672CBC" w:rsidRPr="00672CBC" w:rsidRDefault="00BB52E6" w:rsidP="00672CBC">
      <w:del w:id="14" w:author="Roy Zeng" w:date="2026-07-01T13:13:00Z" w16du:dateUtc="2026-07-01T05:13:00Z">
        <w:r>
          <w:delText xml:space="preserve">               </w:delText>
        </w:r>
      </w:del>
      <w:ins w:id="15" w:author="Roy Zeng" w:date="2026-07-01T13:13:00Z" w16du:dateUtc="2026-07-01T05:13:00Z">
        <w:r w:rsidR="00672CBC" w:rsidRPr="00672CBC">
          <w:t>               </w:t>
        </w:r>
      </w:ins>
      <w:r w:rsidR="00672CBC" w:rsidRPr="00672CBC">
        <w:t xml:space="preserve"> client.send(message)</w:t>
      </w:r>
    </w:p>
    <w:p w14:paraId="0043A221" w14:textId="6226BA74" w:rsidR="00672CBC" w:rsidRPr="00672CBC" w:rsidRDefault="00BB52E6" w:rsidP="00672CBC">
      <w:del w:id="16" w:author="Roy Zeng" w:date="2026-07-01T13:13:00Z" w16du:dateUtc="2026-07-01T05:13:00Z">
        <w:r>
          <w:delText xml:space="preserve">           </w:delText>
        </w:r>
      </w:del>
      <w:ins w:id="17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except:</w:t>
      </w:r>
    </w:p>
    <w:p w14:paraId="3DAF7D37" w14:textId="02CBEAC2" w:rsidR="00672CBC" w:rsidRPr="00672CBC" w:rsidRDefault="00BB52E6" w:rsidP="00672CBC">
      <w:del w:id="18" w:author="Roy Zeng" w:date="2026-07-01T13:13:00Z" w16du:dateUtc="2026-07-01T05:13:00Z">
        <w:r>
          <w:delText xml:space="preserve">               </w:delText>
        </w:r>
      </w:del>
      <w:ins w:id="19" w:author="Roy Zeng" w:date="2026-07-01T13:13:00Z" w16du:dateUtc="2026-07-01T05:13:00Z">
        <w:r w:rsidR="00672CBC" w:rsidRPr="00672CBC">
          <w:t>               </w:t>
        </w:r>
      </w:ins>
      <w:r w:rsidR="00672CBC" w:rsidRPr="00672CBC">
        <w:t xml:space="preserve"> remove_client(client)</w:t>
      </w:r>
    </w:p>
    <w:p w14:paraId="10638DC9" w14:textId="77777777" w:rsidR="00672CBC" w:rsidRPr="00672CBC" w:rsidRDefault="00672CBC" w:rsidP="00672CBC"/>
    <w:p w14:paraId="564321F9" w14:textId="77777777" w:rsidR="00672CBC" w:rsidRPr="00672CBC" w:rsidRDefault="00672CBC" w:rsidP="00672CBC">
      <w:r w:rsidRPr="00672CBC">
        <w:t>def handle_client(client_socket, client_address):</w:t>
      </w:r>
    </w:p>
    <w:p w14:paraId="63F9B631" w14:textId="77777777" w:rsidR="00BB52E6" w:rsidRDefault="00BB52E6" w:rsidP="00BB52E6">
      <w:pPr>
        <w:rPr>
          <w:del w:id="20" w:author="Roy Zeng" w:date="2026-07-01T13:13:00Z" w16du:dateUtc="2026-07-01T05:13:00Z"/>
        </w:rPr>
      </w:pPr>
      <w:del w:id="21" w:author="Roy Zeng" w:date="2026-07-01T13:13:00Z" w16du:dateUtc="2026-07-01T05:13:00Z">
        <w:r>
          <w:rPr>
            <w:rFonts w:hint="eastAsia"/>
          </w:rPr>
          <w:delText xml:space="preserve">    """</w:delText>
        </w:r>
        <w:r>
          <w:rPr>
            <w:rFonts w:hint="eastAsia"/>
          </w:rPr>
          <w:delText>處理單一</w:delText>
        </w:r>
        <w:r>
          <w:rPr>
            <w:rFonts w:hint="eastAsia"/>
          </w:rPr>
          <w:delText xml:space="preserve"> Client </w:delText>
        </w:r>
        <w:r>
          <w:rPr>
            <w:rFonts w:hint="eastAsia"/>
          </w:rPr>
          <w:delText>的通訊流程</w:delText>
        </w:r>
        <w:r>
          <w:rPr>
            <w:rFonts w:hint="eastAsia"/>
          </w:rPr>
          <w:delText>"""</w:delText>
        </w:r>
      </w:del>
    </w:p>
    <w:p w14:paraId="687B3202" w14:textId="7DCF6BF6" w:rsidR="00672CBC" w:rsidRPr="00672CBC" w:rsidRDefault="00BB52E6" w:rsidP="00672CBC">
      <w:pPr>
        <w:rPr>
          <w:ins w:id="22" w:author="Roy Zeng" w:date="2026-07-01T13:13:00Z" w16du:dateUtc="2026-07-01T05:13:00Z"/>
        </w:rPr>
      </w:pPr>
      <w:del w:id="23" w:author="Roy Zeng" w:date="2026-07-01T13:13:00Z" w16du:dateUtc="2026-07-01T05:13:00Z">
        <w:r>
          <w:rPr>
            <w:rFonts w:hint="eastAsia"/>
          </w:rPr>
          <w:delText xml:space="preserve">   </w:delText>
        </w:r>
      </w:del>
      <w:ins w:id="24" w:author="Roy Zeng" w:date="2026-07-01T13:13:00Z" w16du:dateUtc="2026-07-01T05:13:00Z">
        <w:r w:rsidR="00672CBC" w:rsidRPr="00672CBC">
          <w:t>    """ single client of chat schdule handle"""</w:t>
        </w:r>
      </w:ins>
    </w:p>
    <w:p w14:paraId="593A6DC9" w14:textId="196DBE5F" w:rsidR="00672CBC" w:rsidRPr="00672CBC" w:rsidRDefault="00672CBC" w:rsidP="00672CBC">
      <w:ins w:id="25" w:author="Roy Zeng" w:date="2026-07-01T13:13:00Z" w16du:dateUtc="2026-07-01T05:13:00Z">
        <w:r w:rsidRPr="00672CBC">
          <w:t>   </w:t>
        </w:r>
      </w:ins>
      <w:r w:rsidRPr="00672CBC">
        <w:t xml:space="preserve"> username = "</w:t>
      </w:r>
      <w:del w:id="26" w:author="Roy Zeng" w:date="2026-07-01T13:13:00Z" w16du:dateUtc="2026-07-01T05:13:00Z">
        <w:r w:rsidR="00BB52E6">
          <w:rPr>
            <w:rFonts w:hint="eastAsia"/>
          </w:rPr>
          <w:delText>未知用戶</w:delText>
        </w:r>
      </w:del>
      <w:ins w:id="27" w:author="Roy Zeng" w:date="2026-07-01T13:13:00Z" w16du:dateUtc="2026-07-01T05:13:00Z">
        <w:r w:rsidRPr="00672CBC">
          <w:t>unknow user</w:t>
        </w:r>
      </w:ins>
      <w:r w:rsidRPr="00672CBC">
        <w:t>"</w:t>
      </w:r>
    </w:p>
    <w:p w14:paraId="3192A9E9" w14:textId="222CFBAF" w:rsidR="00672CBC" w:rsidRPr="00672CBC" w:rsidRDefault="00BB52E6" w:rsidP="00672CBC">
      <w:del w:id="28" w:author="Roy Zeng" w:date="2026-07-01T13:13:00Z" w16du:dateUtc="2026-07-01T05:13:00Z">
        <w:r>
          <w:delText xml:space="preserve">   </w:delText>
        </w:r>
      </w:del>
      <w:ins w:id="29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try:</w:t>
      </w:r>
    </w:p>
    <w:p w14:paraId="32C032C1" w14:textId="77777777" w:rsidR="00BB52E6" w:rsidRDefault="00BB52E6" w:rsidP="00BB52E6">
      <w:pPr>
        <w:rPr>
          <w:del w:id="30" w:author="Roy Zeng" w:date="2026-07-01T13:13:00Z" w16du:dateUtc="2026-07-01T05:13:00Z"/>
        </w:rPr>
      </w:pPr>
      <w:del w:id="31" w:author="Roy Zeng" w:date="2026-07-01T13:13:00Z" w16du:dateUtc="2026-07-01T05:13:00Z">
        <w:r>
          <w:rPr>
            <w:rFonts w:hint="eastAsia"/>
          </w:rPr>
          <w:delText xml:space="preserve">        # </w:delText>
        </w:r>
        <w:r>
          <w:rPr>
            <w:rFonts w:hint="eastAsia"/>
          </w:rPr>
          <w:delText>【關鍵步驟</w:delText>
        </w:r>
        <w:r>
          <w:rPr>
            <w:rFonts w:hint="eastAsia"/>
          </w:rPr>
          <w:delText xml:space="preserve"> 1</w:delText>
        </w:r>
        <w:r>
          <w:rPr>
            <w:rFonts w:hint="eastAsia"/>
          </w:rPr>
          <w:delText>】</w:delText>
        </w:r>
        <w:r>
          <w:rPr>
            <w:rFonts w:hint="eastAsia"/>
          </w:rPr>
          <w:delText xml:space="preserve">Client </w:delText>
        </w:r>
        <w:r>
          <w:rPr>
            <w:rFonts w:hint="eastAsia"/>
          </w:rPr>
          <w:delText>連線後發送的第一筆訊息，規定為使用者名稱</w:delText>
        </w:r>
      </w:del>
    </w:p>
    <w:p w14:paraId="628D2D14" w14:textId="1267E936" w:rsidR="00672CBC" w:rsidRPr="00672CBC" w:rsidRDefault="00BB52E6" w:rsidP="00672CBC">
      <w:pPr>
        <w:rPr>
          <w:ins w:id="32" w:author="Roy Zeng" w:date="2026-07-01T13:13:00Z" w16du:dateUtc="2026-07-01T05:13:00Z"/>
        </w:rPr>
      </w:pPr>
      <w:del w:id="33" w:author="Roy Zeng" w:date="2026-07-01T13:13:00Z" w16du:dateUtc="2026-07-01T05:13:00Z">
        <w:r>
          <w:delText xml:space="preserve">       </w:delText>
        </w:r>
      </w:del>
      <w:ins w:id="34" w:author="Roy Zeng" w:date="2026-07-01T13:13:00Z" w16du:dateUtc="2026-07-01T05:13:00Z">
        <w:r w:rsidR="00672CBC" w:rsidRPr="00672CBC">
          <w:t>        # key step 1 client connection send of first message,</w:t>
        </w:r>
      </w:ins>
    </w:p>
    <w:p w14:paraId="5D074582" w14:textId="77777777" w:rsidR="00672CBC" w:rsidRPr="00672CBC" w:rsidRDefault="00672CBC" w:rsidP="00672CBC">
      <w:ins w:id="35" w:author="Roy Zeng" w:date="2026-07-01T13:13:00Z" w16du:dateUtc="2026-07-01T05:13:00Z">
        <w:r w:rsidRPr="00672CBC">
          <w:t>       </w:t>
        </w:r>
      </w:ins>
      <w:r w:rsidRPr="00672CBC">
        <w:t xml:space="preserve"> username = client_socket.recv(1024).decode('utf-8').strip()</w:t>
      </w:r>
    </w:p>
    <w:p w14:paraId="7B0285FB" w14:textId="376A80F4" w:rsidR="00672CBC" w:rsidRPr="00672CBC" w:rsidRDefault="00BB52E6" w:rsidP="00672CBC">
      <w:del w:id="36" w:author="Roy Zeng" w:date="2026-07-01T13:13:00Z" w16du:dateUtc="2026-07-01T05:13:00Z">
        <w:r>
          <w:delText xml:space="preserve">       </w:delText>
        </w:r>
      </w:del>
      <w:ins w:id="37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if not username:</w:t>
      </w:r>
    </w:p>
    <w:p w14:paraId="2ADAF4C2" w14:textId="72F3591D" w:rsidR="00672CBC" w:rsidRPr="00672CBC" w:rsidRDefault="00BB52E6" w:rsidP="00672CBC">
      <w:del w:id="38" w:author="Roy Zeng" w:date="2026-07-01T13:13:00Z" w16du:dateUtc="2026-07-01T05:13:00Z">
        <w:r>
          <w:rPr>
            <w:rFonts w:hint="eastAsia"/>
          </w:rPr>
          <w:delText xml:space="preserve">           </w:delText>
        </w:r>
      </w:del>
      <w:ins w:id="39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username = f"User_{client_address[1]}"</w:t>
      </w:r>
      <w:del w:id="40" w:author="Roy Zeng" w:date="2026-07-01T13:13:00Z" w16du:dateUtc="2026-07-01T05:13:00Z">
        <w:r>
          <w:rPr>
            <w:rFonts w:hint="eastAsia"/>
          </w:rPr>
          <w:delText xml:space="preserve"> # </w:delText>
        </w:r>
        <w:r>
          <w:rPr>
            <w:rFonts w:hint="eastAsia"/>
          </w:rPr>
          <w:delText>如果沒輸入就用</w:delText>
        </w:r>
        <w:r>
          <w:rPr>
            <w:rFonts w:hint="eastAsia"/>
          </w:rPr>
          <w:delText xml:space="preserve"> Port </w:delText>
        </w:r>
        <w:r>
          <w:rPr>
            <w:rFonts w:hint="eastAsia"/>
          </w:rPr>
          <w:delText>號暫代</w:delText>
        </w:r>
      </w:del>
    </w:p>
    <w:p w14:paraId="7CAEA9B0" w14:textId="77777777" w:rsidR="00BB52E6" w:rsidRDefault="00BB52E6" w:rsidP="00BB52E6">
      <w:pPr>
        <w:rPr>
          <w:del w:id="41" w:author="Roy Zeng" w:date="2026-07-01T13:13:00Z" w16du:dateUtc="2026-07-01T05:13:00Z"/>
        </w:rPr>
      </w:pPr>
      <w:del w:id="42" w:author="Roy Zeng" w:date="2026-07-01T13:13:00Z" w16du:dateUtc="2026-07-01T05:13:00Z">
        <w:r>
          <w:delText xml:space="preserve">            </w:delText>
        </w:r>
      </w:del>
    </w:p>
    <w:p w14:paraId="53B0C464" w14:textId="77777777" w:rsidR="00BB52E6" w:rsidRDefault="00BB52E6" w:rsidP="00BB52E6">
      <w:pPr>
        <w:rPr>
          <w:del w:id="43" w:author="Roy Zeng" w:date="2026-07-01T13:13:00Z" w16du:dateUtc="2026-07-01T05:13:00Z"/>
        </w:rPr>
      </w:pPr>
      <w:del w:id="44" w:author="Roy Zeng" w:date="2026-07-01T13:13:00Z" w16du:dateUtc="2026-07-01T05:13:00Z">
        <w:r>
          <w:rPr>
            <w:rFonts w:hint="eastAsia"/>
          </w:rPr>
          <w:delText xml:space="preserve">        # </w:delText>
        </w:r>
        <w:r>
          <w:rPr>
            <w:rFonts w:hint="eastAsia"/>
          </w:rPr>
          <w:delText>記錄到字典中</w:delText>
        </w:r>
      </w:del>
    </w:p>
    <w:p w14:paraId="2CEC72A5" w14:textId="3F6B091E" w:rsidR="00672CBC" w:rsidRPr="00672CBC" w:rsidRDefault="00BB52E6" w:rsidP="00672CBC">
      <w:pPr>
        <w:rPr>
          <w:ins w:id="45" w:author="Roy Zeng" w:date="2026-07-01T13:13:00Z" w16du:dateUtc="2026-07-01T05:13:00Z"/>
        </w:rPr>
      </w:pPr>
      <w:del w:id="46" w:author="Roy Zeng" w:date="2026-07-01T13:13:00Z" w16du:dateUtc="2026-07-01T05:13:00Z">
        <w:r>
          <w:delText xml:space="preserve">       </w:delText>
        </w:r>
      </w:del>
    </w:p>
    <w:p w14:paraId="05F6F851" w14:textId="77777777" w:rsidR="00672CBC" w:rsidRPr="00672CBC" w:rsidRDefault="00672CBC" w:rsidP="00672CBC">
      <w:pPr>
        <w:rPr>
          <w:ins w:id="47" w:author="Roy Zeng" w:date="2026-07-01T13:13:00Z" w16du:dateUtc="2026-07-01T05:13:00Z"/>
        </w:rPr>
      </w:pPr>
      <w:ins w:id="48" w:author="Roy Zeng" w:date="2026-07-01T13:13:00Z" w16du:dateUtc="2026-07-01T05:13:00Z">
        <w:r w:rsidRPr="00672CBC">
          <w:t>        # record to the dictionary</w:t>
        </w:r>
      </w:ins>
    </w:p>
    <w:p w14:paraId="6EA0DCC4" w14:textId="77777777" w:rsidR="00672CBC" w:rsidRPr="00672CBC" w:rsidRDefault="00672CBC" w:rsidP="00672CBC">
      <w:ins w:id="49" w:author="Roy Zeng" w:date="2026-07-01T13:13:00Z" w16du:dateUtc="2026-07-01T05:13:00Z">
        <w:r w:rsidRPr="00672CBC">
          <w:t>       </w:t>
        </w:r>
      </w:ins>
      <w:r w:rsidRPr="00672CBC">
        <w:t xml:space="preserve"> client_names[client_socket] = username</w:t>
      </w:r>
    </w:p>
    <w:p w14:paraId="2C4244E3" w14:textId="6A7AA399" w:rsidR="00672CBC" w:rsidRPr="00672CBC" w:rsidRDefault="00BB52E6" w:rsidP="00672CBC">
      <w:del w:id="50" w:author="Roy Zeng" w:date="2026-07-01T13:13:00Z" w16du:dateUtc="2026-07-01T05:13:00Z">
        <w:r>
          <w:rPr>
            <w:rFonts w:hint="eastAsia"/>
          </w:rPr>
          <w:delText xml:space="preserve">       </w:delText>
        </w:r>
      </w:del>
      <w:ins w:id="51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print(f"[</w:t>
      </w:r>
      <w:del w:id="52" w:author="Roy Zeng" w:date="2026-07-01T13:13:00Z" w16du:dateUtc="2026-07-01T05:13:00Z">
        <w:r>
          <w:rPr>
            <w:rFonts w:hint="eastAsia"/>
          </w:rPr>
          <w:delText>新連線</w:delText>
        </w:r>
      </w:del>
      <w:ins w:id="53" w:author="Roy Zeng" w:date="2026-07-01T13:13:00Z" w16du:dateUtc="2026-07-01T05:13:00Z">
        <w:r w:rsidR="00672CBC" w:rsidRPr="00672CBC">
          <w:t>new connection</w:t>
        </w:r>
      </w:ins>
      <w:r w:rsidR="00672CBC" w:rsidRPr="00672CBC">
        <w:t xml:space="preserve">] {client_address} </w:t>
      </w:r>
      <w:del w:id="54" w:author="Roy Zeng" w:date="2026-07-01T13:13:00Z" w16du:dateUtc="2026-07-01T05:13:00Z">
        <w:r>
          <w:rPr>
            <w:rFonts w:hint="eastAsia"/>
          </w:rPr>
          <w:delText>已註冊暱稱</w:delText>
        </w:r>
      </w:del>
      <w:ins w:id="55" w:author="Roy Zeng" w:date="2026-07-01T13:13:00Z" w16du:dateUtc="2026-07-01T05:13:00Z">
        <w:r w:rsidR="00672CBC" w:rsidRPr="00672CBC">
          <w:t>already regesiter nickname</w:t>
        </w:r>
      </w:ins>
      <w:r w:rsidR="00672CBC" w:rsidRPr="00672CBC">
        <w:t>: {username}")</w:t>
      </w:r>
    </w:p>
    <w:p w14:paraId="7DE321A2" w14:textId="77777777" w:rsidR="00BB52E6" w:rsidRDefault="00BB52E6" w:rsidP="00BB52E6">
      <w:pPr>
        <w:rPr>
          <w:del w:id="56" w:author="Roy Zeng" w:date="2026-07-01T13:13:00Z" w16du:dateUtc="2026-07-01T05:13:00Z"/>
        </w:rPr>
      </w:pPr>
      <w:del w:id="57" w:author="Roy Zeng" w:date="2026-07-01T13:13:00Z" w16du:dateUtc="2026-07-01T05:13:00Z">
        <w:r>
          <w:delText xml:space="preserve">        </w:delText>
        </w:r>
      </w:del>
    </w:p>
    <w:p w14:paraId="0D8E4A20" w14:textId="77777777" w:rsidR="00BB52E6" w:rsidRDefault="00BB52E6" w:rsidP="00BB52E6">
      <w:pPr>
        <w:rPr>
          <w:del w:id="58" w:author="Roy Zeng" w:date="2026-07-01T13:13:00Z" w16du:dateUtc="2026-07-01T05:13:00Z"/>
        </w:rPr>
      </w:pPr>
      <w:del w:id="59" w:author="Roy Zeng" w:date="2026-07-01T13:13:00Z" w16du:dateUtc="2026-07-01T05:13:00Z">
        <w:r>
          <w:rPr>
            <w:rFonts w:hint="eastAsia"/>
          </w:rPr>
          <w:delText xml:space="preserve">        # </w:delText>
        </w:r>
        <w:r>
          <w:rPr>
            <w:rFonts w:hint="eastAsia"/>
          </w:rPr>
          <w:delText>廣播給其他人：某人加入了聊天室</w:delText>
        </w:r>
      </w:del>
    </w:p>
    <w:p w14:paraId="055991B5" w14:textId="26BE7449" w:rsidR="00672CBC" w:rsidRPr="00672CBC" w:rsidRDefault="00BB52E6" w:rsidP="00672CBC">
      <w:pPr>
        <w:rPr>
          <w:ins w:id="60" w:author="Roy Zeng" w:date="2026-07-01T13:13:00Z" w16du:dateUtc="2026-07-01T05:13:00Z"/>
        </w:rPr>
      </w:pPr>
      <w:del w:id="61" w:author="Roy Zeng" w:date="2026-07-01T13:13:00Z" w16du:dateUtc="2026-07-01T05:13:00Z">
        <w:r>
          <w:rPr>
            <w:rFonts w:hint="eastAsia"/>
          </w:rPr>
          <w:delText xml:space="preserve">       </w:delText>
        </w:r>
      </w:del>
    </w:p>
    <w:p w14:paraId="58378D0B" w14:textId="77777777" w:rsidR="00672CBC" w:rsidRPr="00672CBC" w:rsidRDefault="00672CBC" w:rsidP="00672CBC">
      <w:pPr>
        <w:rPr>
          <w:ins w:id="62" w:author="Roy Zeng" w:date="2026-07-01T13:13:00Z" w16du:dateUtc="2026-07-01T05:13:00Z"/>
        </w:rPr>
      </w:pPr>
      <w:ins w:id="63" w:author="Roy Zeng" w:date="2026-07-01T13:13:00Z" w16du:dateUtc="2026-07-01T05:13:00Z">
        <w:r w:rsidRPr="00672CBC">
          <w:t>        # postcast for everybody: who are joing the chats</w:t>
        </w:r>
      </w:ins>
    </w:p>
    <w:p w14:paraId="662AB2FD" w14:textId="09CEE04D" w:rsidR="00672CBC" w:rsidRPr="00672CBC" w:rsidRDefault="00672CBC" w:rsidP="00672CBC">
      <w:ins w:id="64" w:author="Roy Zeng" w:date="2026-07-01T13:13:00Z" w16du:dateUtc="2026-07-01T05:13:00Z">
        <w:r w:rsidRPr="00672CBC">
          <w:t>       </w:t>
        </w:r>
      </w:ins>
      <w:r w:rsidRPr="00672CBC">
        <w:t xml:space="preserve"> welcome_msg = f</w:t>
      </w:r>
      <w:del w:id="65" w:author="Roy Zeng" w:date="2026-07-01T13:13:00Z" w16du:dateUtc="2026-07-01T05:13:00Z">
        <w:r w:rsidR="00BB52E6">
          <w:rPr>
            <w:rFonts w:hint="eastAsia"/>
          </w:rPr>
          <w:delText>"</w:delText>
        </w:r>
        <w:r w:rsidR="00BB52E6">
          <w:rPr>
            <w:rFonts w:hint="eastAsia"/>
          </w:rPr>
          <w:delText>【系統】使用者</w:delText>
        </w:r>
      </w:del>
      <w:ins w:id="66" w:author="Roy Zeng" w:date="2026-07-01T13:13:00Z" w16du:dateUtc="2026-07-01T05:13:00Z">
        <w:r w:rsidRPr="00672CBC">
          <w:t>"[system] user</w:t>
        </w:r>
      </w:ins>
      <w:r w:rsidRPr="00672CBC">
        <w:t xml:space="preserve"> [{username}] </w:t>
      </w:r>
      <w:del w:id="67" w:author="Roy Zeng" w:date="2026-07-01T13:13:00Z" w16du:dateUtc="2026-07-01T05:13:00Z">
        <w:r w:rsidR="00BB52E6">
          <w:rPr>
            <w:rFonts w:hint="eastAsia"/>
          </w:rPr>
          <w:delText>進入了聊天室。</w:delText>
        </w:r>
        <w:r w:rsidR="00BB52E6">
          <w:rPr>
            <w:rFonts w:hint="eastAsia"/>
          </w:rPr>
          <w:delText>\</w:delText>
        </w:r>
      </w:del>
      <w:ins w:id="68" w:author="Roy Zeng" w:date="2026-07-01T13:13:00Z" w16du:dateUtc="2026-07-01T05:13:00Z">
        <w:r w:rsidRPr="00672CBC">
          <w:t>joing the chats.\</w:t>
        </w:r>
      </w:ins>
      <w:r w:rsidRPr="00672CBC">
        <w:t>n".encode('utf-8')</w:t>
      </w:r>
    </w:p>
    <w:p w14:paraId="0F218581" w14:textId="607FA517" w:rsidR="00672CBC" w:rsidRPr="00672CBC" w:rsidRDefault="00BB52E6" w:rsidP="00672CBC">
      <w:del w:id="69" w:author="Roy Zeng" w:date="2026-07-01T13:13:00Z" w16du:dateUtc="2026-07-01T05:13:00Z">
        <w:r>
          <w:delText xml:space="preserve">       </w:delText>
        </w:r>
      </w:del>
      <w:ins w:id="70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broadcast(welcome_msg, client_socket)</w:t>
      </w:r>
    </w:p>
    <w:p w14:paraId="140B676E" w14:textId="77777777" w:rsidR="00672CBC" w:rsidRPr="00672CBC" w:rsidRDefault="00672CBC" w:rsidP="00672CBC"/>
    <w:p w14:paraId="1BED4943" w14:textId="77777777" w:rsidR="00BB52E6" w:rsidRDefault="00BB52E6" w:rsidP="00BB52E6">
      <w:pPr>
        <w:rPr>
          <w:del w:id="71" w:author="Roy Zeng" w:date="2026-07-01T13:13:00Z" w16du:dateUtc="2026-07-01T05:13:00Z"/>
        </w:rPr>
      </w:pPr>
      <w:del w:id="72" w:author="Roy Zeng" w:date="2026-07-01T13:13:00Z" w16du:dateUtc="2026-07-01T05:13:00Z">
        <w:r>
          <w:rPr>
            <w:rFonts w:hint="eastAsia"/>
          </w:rPr>
          <w:delText xml:space="preserve">        # </w:delText>
        </w:r>
        <w:r>
          <w:rPr>
            <w:rFonts w:hint="eastAsia"/>
          </w:rPr>
          <w:delText>【關鍵步驟</w:delText>
        </w:r>
        <w:r>
          <w:rPr>
            <w:rFonts w:hint="eastAsia"/>
          </w:rPr>
          <w:delText xml:space="preserve"> 2</w:delText>
        </w:r>
        <w:r>
          <w:rPr>
            <w:rFonts w:hint="eastAsia"/>
          </w:rPr>
          <w:delText>】開始常駐接收該用戶的聊天訊息</w:delText>
        </w:r>
      </w:del>
    </w:p>
    <w:p w14:paraId="148B97F8" w14:textId="79204403" w:rsidR="00672CBC" w:rsidRPr="00672CBC" w:rsidRDefault="00BB52E6" w:rsidP="00672CBC">
      <w:pPr>
        <w:rPr>
          <w:ins w:id="73" w:author="Roy Zeng" w:date="2026-07-01T13:13:00Z" w16du:dateUtc="2026-07-01T05:13:00Z"/>
        </w:rPr>
      </w:pPr>
      <w:del w:id="74" w:author="Roy Zeng" w:date="2026-07-01T13:13:00Z" w16du:dateUtc="2026-07-01T05:13:00Z">
        <w:r>
          <w:delText xml:space="preserve">       </w:delText>
        </w:r>
      </w:del>
      <w:ins w:id="75" w:author="Roy Zeng" w:date="2026-07-01T13:13:00Z" w16du:dateUtc="2026-07-01T05:13:00Z">
        <w:r w:rsidR="00672CBC" w:rsidRPr="00672CBC">
          <w:t>        # [key step 2] start receive the user chats message</w:t>
        </w:r>
      </w:ins>
    </w:p>
    <w:p w14:paraId="4A51B0A0" w14:textId="77777777" w:rsidR="00672CBC" w:rsidRPr="00672CBC" w:rsidRDefault="00672CBC" w:rsidP="00672CBC">
      <w:ins w:id="76" w:author="Roy Zeng" w:date="2026-07-01T13:13:00Z" w16du:dateUtc="2026-07-01T05:13:00Z">
        <w:r w:rsidRPr="00672CBC">
          <w:t>       </w:t>
        </w:r>
      </w:ins>
      <w:r w:rsidRPr="00672CBC">
        <w:t xml:space="preserve"> while True:</w:t>
      </w:r>
      <w:ins w:id="77" w:author="Roy Zeng" w:date="2026-07-01T13:13:00Z" w16du:dateUtc="2026-07-01T05:13:00Z">
        <w:r w:rsidRPr="00672CBC">
          <w:t xml:space="preserve"> </w:t>
        </w:r>
      </w:ins>
    </w:p>
    <w:p w14:paraId="3AF1D86C" w14:textId="65DE1B87" w:rsidR="00672CBC" w:rsidRPr="00672CBC" w:rsidRDefault="00BB52E6" w:rsidP="00672CBC">
      <w:del w:id="78" w:author="Roy Zeng" w:date="2026-07-01T13:13:00Z" w16du:dateUtc="2026-07-01T05:13:00Z">
        <w:r>
          <w:delText xml:space="preserve">           </w:delText>
        </w:r>
      </w:del>
      <w:ins w:id="79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message = client_socket.recv(1024)</w:t>
      </w:r>
    </w:p>
    <w:p w14:paraId="6B086918" w14:textId="14D2EE60" w:rsidR="00672CBC" w:rsidRPr="00672CBC" w:rsidRDefault="00BB52E6" w:rsidP="00672CBC">
      <w:del w:id="80" w:author="Roy Zeng" w:date="2026-07-01T13:13:00Z" w16du:dateUtc="2026-07-01T05:13:00Z">
        <w:r>
          <w:delText xml:space="preserve">           </w:delText>
        </w:r>
      </w:del>
      <w:ins w:id="81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if not message:</w:t>
      </w:r>
    </w:p>
    <w:p w14:paraId="3CB4B0F6" w14:textId="7B0F94AA" w:rsidR="00672CBC" w:rsidRPr="00672CBC" w:rsidRDefault="00BB52E6" w:rsidP="00672CBC">
      <w:del w:id="82" w:author="Roy Zeng" w:date="2026-07-01T13:13:00Z" w16du:dateUtc="2026-07-01T05:13:00Z">
        <w:r>
          <w:delText xml:space="preserve">               </w:delText>
        </w:r>
      </w:del>
      <w:ins w:id="83" w:author="Roy Zeng" w:date="2026-07-01T13:13:00Z" w16du:dateUtc="2026-07-01T05:13:00Z">
        <w:r w:rsidR="00672CBC" w:rsidRPr="00672CBC">
          <w:t>               </w:t>
        </w:r>
      </w:ins>
      <w:r w:rsidR="00672CBC" w:rsidRPr="00672CBC">
        <w:t xml:space="preserve"> break</w:t>
      </w:r>
    </w:p>
    <w:p w14:paraId="1FC73C04" w14:textId="77777777" w:rsidR="00BB52E6" w:rsidRDefault="00BB52E6" w:rsidP="00BB52E6">
      <w:pPr>
        <w:rPr>
          <w:del w:id="84" w:author="Roy Zeng" w:date="2026-07-01T13:13:00Z" w16du:dateUtc="2026-07-01T05:13:00Z"/>
        </w:rPr>
      </w:pPr>
      <w:del w:id="85" w:author="Roy Zeng" w:date="2026-07-01T13:13:00Z" w16du:dateUtc="2026-07-01T05:13:00Z">
        <w:r>
          <w:delText xml:space="preserve">            </w:delText>
        </w:r>
      </w:del>
    </w:p>
    <w:p w14:paraId="39561B7A" w14:textId="77777777" w:rsidR="00BB52E6" w:rsidRDefault="00BB52E6" w:rsidP="00BB52E6">
      <w:pPr>
        <w:rPr>
          <w:del w:id="86" w:author="Roy Zeng" w:date="2026-07-01T13:13:00Z" w16du:dateUtc="2026-07-01T05:13:00Z"/>
        </w:rPr>
      </w:pPr>
      <w:del w:id="87" w:author="Roy Zeng" w:date="2026-07-01T13:13:00Z" w16du:dateUtc="2026-07-01T05:13:00Z">
        <w:r>
          <w:rPr>
            <w:rFonts w:hint="eastAsia"/>
          </w:rPr>
          <w:delText xml:space="preserve">            # </w:delText>
        </w:r>
        <w:r>
          <w:rPr>
            <w:rFonts w:hint="eastAsia"/>
          </w:rPr>
          <w:delText>格式化訊息：加上發送者的名字</w:delText>
        </w:r>
      </w:del>
    </w:p>
    <w:p w14:paraId="7AF58EED" w14:textId="3768EFBD" w:rsidR="00672CBC" w:rsidRPr="00672CBC" w:rsidRDefault="00BB52E6" w:rsidP="00672CBC">
      <w:pPr>
        <w:rPr>
          <w:ins w:id="88" w:author="Roy Zeng" w:date="2026-07-01T13:13:00Z" w16du:dateUtc="2026-07-01T05:13:00Z"/>
        </w:rPr>
      </w:pPr>
      <w:del w:id="89" w:author="Roy Zeng" w:date="2026-07-01T13:13:00Z" w16du:dateUtc="2026-07-01T05:13:00Z">
        <w:r>
          <w:delText xml:space="preserve">           </w:delText>
        </w:r>
      </w:del>
      <w:ins w:id="90" w:author="Roy Zeng" w:date="2026-07-01T13:13:00Z" w16du:dateUtc="2026-07-01T05:13:00Z">
        <w:r w:rsidR="00672CBC" w:rsidRPr="00672CBC">
          <w:t xml:space="preserve">                </w:t>
        </w:r>
      </w:ins>
    </w:p>
    <w:p w14:paraId="397917D4" w14:textId="77777777" w:rsidR="00672CBC" w:rsidRPr="00672CBC" w:rsidRDefault="00672CBC" w:rsidP="00672CBC">
      <w:pPr>
        <w:rPr>
          <w:ins w:id="91" w:author="Roy Zeng" w:date="2026-07-01T13:13:00Z" w16du:dateUtc="2026-07-01T05:13:00Z"/>
        </w:rPr>
      </w:pPr>
      <w:ins w:id="92" w:author="Roy Zeng" w:date="2026-07-01T13:13:00Z" w16du:dateUtc="2026-07-01T05:13:00Z">
        <w:r w:rsidRPr="00672CBC">
          <w:t>            # formatt the message: add the sender name</w:t>
        </w:r>
      </w:ins>
    </w:p>
    <w:p w14:paraId="7593F20F" w14:textId="77777777" w:rsidR="00672CBC" w:rsidRPr="00672CBC" w:rsidRDefault="00672CBC" w:rsidP="00672CBC">
      <w:ins w:id="93" w:author="Roy Zeng" w:date="2026-07-01T13:13:00Z" w16du:dateUtc="2026-07-01T05:13:00Z">
        <w:r w:rsidRPr="00672CBC">
          <w:t>           </w:t>
        </w:r>
      </w:ins>
      <w:r w:rsidRPr="00672CBC">
        <w:t xml:space="preserve"> formatted_msg = f"[{username}]: ".encode('utf-8') + message</w:t>
      </w:r>
    </w:p>
    <w:p w14:paraId="47BA25AE" w14:textId="4FC1E606" w:rsidR="00672CBC" w:rsidRPr="00672CBC" w:rsidRDefault="00BB52E6" w:rsidP="00672CBC">
      <w:del w:id="94" w:author="Roy Zeng" w:date="2026-07-01T13:13:00Z" w16du:dateUtc="2026-07-01T05:13:00Z">
        <w:r>
          <w:delText xml:space="preserve">           </w:delText>
        </w:r>
      </w:del>
      <w:ins w:id="95" w:author="Roy Zeng" w:date="2026-07-01T13:13:00Z" w16du:dateUtc="2026-07-01T05:13:00Z">
        <w:r w:rsidR="00672CBC" w:rsidRPr="00672CBC">
          <w:t>           </w:t>
        </w:r>
      </w:ins>
      <w:r w:rsidR="00672CBC" w:rsidRPr="00672CBC">
        <w:t xml:space="preserve"> broadcast(formatted_msg, client_socket)</w:t>
      </w:r>
    </w:p>
    <w:p w14:paraId="5CA24F24" w14:textId="77777777" w:rsidR="00BB52E6" w:rsidRDefault="00BB52E6" w:rsidP="00BB52E6">
      <w:pPr>
        <w:rPr>
          <w:del w:id="96" w:author="Roy Zeng" w:date="2026-07-01T13:13:00Z" w16du:dateUtc="2026-07-01T05:13:00Z"/>
        </w:rPr>
      </w:pPr>
      <w:del w:id="97" w:author="Roy Zeng" w:date="2026-07-01T13:13:00Z" w16du:dateUtc="2026-07-01T05:13:00Z">
        <w:r>
          <w:delText xml:space="preserve">            </w:delText>
        </w:r>
      </w:del>
    </w:p>
    <w:p w14:paraId="4B446458" w14:textId="59C3058C" w:rsidR="00672CBC" w:rsidRPr="00672CBC" w:rsidRDefault="00BB52E6" w:rsidP="00672CBC">
      <w:pPr>
        <w:rPr>
          <w:ins w:id="98" w:author="Roy Zeng" w:date="2026-07-01T13:13:00Z" w16du:dateUtc="2026-07-01T05:13:00Z"/>
        </w:rPr>
      </w:pPr>
      <w:del w:id="99" w:author="Roy Zeng" w:date="2026-07-01T13:13:00Z" w16du:dateUtc="2026-07-01T05:13:00Z">
        <w:r>
          <w:delText xml:space="preserve">   </w:delText>
        </w:r>
      </w:del>
    </w:p>
    <w:p w14:paraId="19CA5F89" w14:textId="77777777" w:rsidR="00672CBC" w:rsidRPr="00672CBC" w:rsidRDefault="00672CBC" w:rsidP="00672CBC">
      <w:ins w:id="100" w:author="Roy Zeng" w:date="2026-07-01T13:13:00Z" w16du:dateUtc="2026-07-01T05:13:00Z">
        <w:r w:rsidRPr="00672CBC">
          <w:t>   </w:t>
        </w:r>
      </w:ins>
      <w:r w:rsidRPr="00672CBC">
        <w:t xml:space="preserve"> except Exception as e:</w:t>
      </w:r>
    </w:p>
    <w:p w14:paraId="03BFBCE7" w14:textId="2CC6A251" w:rsidR="00672CBC" w:rsidRPr="00672CBC" w:rsidRDefault="00BB52E6" w:rsidP="00672CBC">
      <w:del w:id="101" w:author="Roy Zeng" w:date="2026-07-01T13:13:00Z" w16du:dateUtc="2026-07-01T05:13:00Z">
        <w:r>
          <w:rPr>
            <w:rFonts w:hint="eastAsia"/>
          </w:rPr>
          <w:delText xml:space="preserve">       </w:delText>
        </w:r>
      </w:del>
      <w:ins w:id="102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print(f</w:t>
      </w:r>
      <w:del w:id="103" w:author="Roy Zeng" w:date="2026-07-01T13:13:00Z" w16du:dateUtc="2026-07-01T05:13:00Z">
        <w:r>
          <w:rPr>
            <w:rFonts w:hint="eastAsia"/>
          </w:rPr>
          <w:delText>"[</w:delText>
        </w:r>
        <w:r>
          <w:rPr>
            <w:rFonts w:hint="eastAsia"/>
          </w:rPr>
          <w:delText>錯誤</w:delText>
        </w:r>
        <w:r>
          <w:rPr>
            <w:rFonts w:hint="eastAsia"/>
          </w:rPr>
          <w:delText xml:space="preserve">] </w:delText>
        </w:r>
        <w:r>
          <w:rPr>
            <w:rFonts w:hint="eastAsia"/>
          </w:rPr>
          <w:delText>處理</w:delText>
        </w:r>
      </w:del>
      <w:ins w:id="104" w:author="Roy Zeng" w:date="2026-07-01T13:13:00Z" w16du:dateUtc="2026-07-01T05:13:00Z">
        <w:r w:rsidR="00672CBC" w:rsidRPr="00672CBC">
          <w:t>"error: handle</w:t>
        </w:r>
      </w:ins>
      <w:r w:rsidR="00672CBC" w:rsidRPr="00672CBC">
        <w:t xml:space="preserve"> {username} </w:t>
      </w:r>
      <w:del w:id="105" w:author="Roy Zeng" w:date="2026-07-01T13:13:00Z" w16du:dateUtc="2026-07-01T05:13:00Z">
        <w:r>
          <w:rPr>
            <w:rFonts w:hint="eastAsia"/>
          </w:rPr>
          <w:delText>的連線時發生異常</w:delText>
        </w:r>
      </w:del>
      <w:ins w:id="106" w:author="Roy Zeng" w:date="2026-07-01T13:13:00Z" w16du:dateUtc="2026-07-01T05:13:00Z">
        <w:r w:rsidR="00672CBC" w:rsidRPr="00672CBC">
          <w:t>connection is failed</w:t>
        </w:r>
      </w:ins>
      <w:r w:rsidR="00672CBC" w:rsidRPr="00672CBC">
        <w:t>: {e}")</w:t>
      </w:r>
    </w:p>
    <w:p w14:paraId="6DBE8AE2" w14:textId="77777777" w:rsidR="00672CBC" w:rsidRPr="00672CBC" w:rsidRDefault="00672CBC" w:rsidP="00672CBC"/>
    <w:p w14:paraId="5B4DC73B" w14:textId="77777777" w:rsidR="00BB52E6" w:rsidRDefault="00BB52E6" w:rsidP="00BB52E6">
      <w:pPr>
        <w:rPr>
          <w:del w:id="107" w:author="Roy Zeng" w:date="2026-07-01T13:13:00Z" w16du:dateUtc="2026-07-01T05:13:00Z"/>
        </w:rPr>
      </w:pPr>
      <w:del w:id="108" w:author="Roy Zeng" w:date="2026-07-01T13:13:00Z" w16du:dateUtc="2026-07-01T05:13:00Z">
        <w:r>
          <w:rPr>
            <w:rFonts w:hint="eastAsia"/>
          </w:rPr>
          <w:delText xml:space="preserve">    # </w:delText>
        </w:r>
        <w:r>
          <w:rPr>
            <w:rFonts w:hint="eastAsia"/>
          </w:rPr>
          <w:delText>當跳出迴圈（斷線或出錯），清理連線</w:delText>
        </w:r>
      </w:del>
    </w:p>
    <w:p w14:paraId="41E2FD4F" w14:textId="51E0F90D" w:rsidR="00672CBC" w:rsidRPr="00672CBC" w:rsidRDefault="00BB52E6" w:rsidP="00672CBC">
      <w:pPr>
        <w:rPr>
          <w:ins w:id="109" w:author="Roy Zeng" w:date="2026-07-01T13:13:00Z" w16du:dateUtc="2026-07-01T05:13:00Z"/>
        </w:rPr>
      </w:pPr>
      <w:del w:id="110" w:author="Roy Zeng" w:date="2026-07-01T13:13:00Z" w16du:dateUtc="2026-07-01T05:13:00Z">
        <w:r>
          <w:delText xml:space="preserve">   </w:delText>
        </w:r>
      </w:del>
      <w:ins w:id="111" w:author="Roy Zeng" w:date="2026-07-01T13:13:00Z" w16du:dateUtc="2026-07-01T05:13:00Z">
        <w:r w:rsidR="00672CBC" w:rsidRPr="00672CBC">
          <w:t>    # when without the loop (inactive or error), clear connection</w:t>
        </w:r>
      </w:ins>
    </w:p>
    <w:p w14:paraId="3C1C8742" w14:textId="77777777" w:rsidR="00672CBC" w:rsidRPr="00672CBC" w:rsidRDefault="00672CBC" w:rsidP="00672CBC">
      <w:ins w:id="112" w:author="Roy Zeng" w:date="2026-07-01T13:13:00Z" w16du:dateUtc="2026-07-01T05:13:00Z">
        <w:r w:rsidRPr="00672CBC">
          <w:t>   </w:t>
        </w:r>
      </w:ins>
      <w:r w:rsidRPr="00672CBC">
        <w:t xml:space="preserve"> remove_client(client_socket)</w:t>
      </w:r>
    </w:p>
    <w:p w14:paraId="2D7DB45D" w14:textId="77777777" w:rsidR="00672CBC" w:rsidRPr="00672CBC" w:rsidRDefault="00672CBC" w:rsidP="00672CBC"/>
    <w:p w14:paraId="4A7D0EE7" w14:textId="77777777" w:rsidR="00672CBC" w:rsidRPr="00672CBC" w:rsidRDefault="00672CBC" w:rsidP="00672CBC">
      <w:r w:rsidRPr="00672CBC">
        <w:t>def remove_client(client_socket):</w:t>
      </w:r>
    </w:p>
    <w:p w14:paraId="3EBF40AA" w14:textId="77777777" w:rsidR="00BB52E6" w:rsidRDefault="00BB52E6" w:rsidP="00BB52E6">
      <w:pPr>
        <w:rPr>
          <w:del w:id="113" w:author="Roy Zeng" w:date="2026-07-01T13:13:00Z" w16du:dateUtc="2026-07-01T05:13:00Z"/>
        </w:rPr>
      </w:pPr>
      <w:del w:id="114" w:author="Roy Zeng" w:date="2026-07-01T13:13:00Z" w16du:dateUtc="2026-07-01T05:13:00Z">
        <w:r>
          <w:rPr>
            <w:rFonts w:hint="eastAsia"/>
          </w:rPr>
          <w:delText xml:space="preserve">    """</w:delText>
        </w:r>
        <w:r>
          <w:rPr>
            <w:rFonts w:hint="eastAsia"/>
          </w:rPr>
          <w:delText>移除斷線的</w:delText>
        </w:r>
        <w:r>
          <w:rPr>
            <w:rFonts w:hint="eastAsia"/>
          </w:rPr>
          <w:delText xml:space="preserve"> Client"""</w:delText>
        </w:r>
      </w:del>
    </w:p>
    <w:p w14:paraId="3AB199D2" w14:textId="4A208489" w:rsidR="00672CBC" w:rsidRPr="00672CBC" w:rsidRDefault="00BB52E6" w:rsidP="00672CBC">
      <w:pPr>
        <w:rPr>
          <w:ins w:id="115" w:author="Roy Zeng" w:date="2026-07-01T13:13:00Z" w16du:dateUtc="2026-07-01T05:13:00Z"/>
        </w:rPr>
      </w:pPr>
      <w:del w:id="116" w:author="Roy Zeng" w:date="2026-07-01T13:13:00Z" w16du:dateUtc="2026-07-01T05:13:00Z">
        <w:r>
          <w:delText xml:space="preserve">   </w:delText>
        </w:r>
      </w:del>
      <w:ins w:id="117" w:author="Roy Zeng" w:date="2026-07-01T13:13:00Z" w16du:dateUtc="2026-07-01T05:13:00Z">
        <w:r w:rsidR="00672CBC" w:rsidRPr="00672CBC">
          <w:t>    """remove the inactive client"""</w:t>
        </w:r>
      </w:ins>
    </w:p>
    <w:p w14:paraId="4A66E854" w14:textId="77777777" w:rsidR="00672CBC" w:rsidRPr="00672CBC" w:rsidRDefault="00672CBC" w:rsidP="00672CBC">
      <w:ins w:id="118" w:author="Roy Zeng" w:date="2026-07-01T13:13:00Z" w16du:dateUtc="2026-07-01T05:13:00Z">
        <w:r w:rsidRPr="00672CBC">
          <w:t>   </w:t>
        </w:r>
      </w:ins>
      <w:r w:rsidRPr="00672CBC">
        <w:t xml:space="preserve"> if client_socket in client_names:</w:t>
      </w:r>
    </w:p>
    <w:p w14:paraId="68EBAC97" w14:textId="5C89603F" w:rsidR="00672CBC" w:rsidRPr="00672CBC" w:rsidRDefault="00BB52E6" w:rsidP="00672CBC">
      <w:del w:id="119" w:author="Roy Zeng" w:date="2026-07-01T13:13:00Z" w16du:dateUtc="2026-07-01T05:13:00Z">
        <w:r>
          <w:delText xml:space="preserve">       </w:delText>
        </w:r>
      </w:del>
      <w:ins w:id="120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username = client_names[client_socket]</w:t>
      </w:r>
    </w:p>
    <w:p w14:paraId="34490109" w14:textId="1D3E40FB" w:rsidR="00672CBC" w:rsidRPr="00672CBC" w:rsidRDefault="00BB52E6" w:rsidP="00672CBC">
      <w:del w:id="121" w:author="Roy Zeng" w:date="2026-07-01T13:13:00Z" w16du:dateUtc="2026-07-01T05:13:00Z">
        <w:r>
          <w:delText xml:space="preserve">       </w:delText>
        </w:r>
      </w:del>
      <w:ins w:id="122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del client_names[client_socket]</w:t>
      </w:r>
    </w:p>
    <w:p w14:paraId="6FB98A7D" w14:textId="784FACD4" w:rsidR="00672CBC" w:rsidRPr="00672CBC" w:rsidRDefault="00BB52E6" w:rsidP="00672CBC">
      <w:del w:id="123" w:author="Roy Zeng" w:date="2026-07-01T13:13:00Z" w16du:dateUtc="2026-07-01T05:13:00Z">
        <w:r>
          <w:delText xml:space="preserve">       </w:delText>
        </w:r>
      </w:del>
      <w:ins w:id="124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client_socket.close()</w:t>
      </w:r>
    </w:p>
    <w:p w14:paraId="23A64471" w14:textId="77777777" w:rsidR="00BB52E6" w:rsidRDefault="00BB52E6" w:rsidP="00BB52E6">
      <w:pPr>
        <w:rPr>
          <w:del w:id="125" w:author="Roy Zeng" w:date="2026-07-01T13:13:00Z" w16du:dateUtc="2026-07-01T05:13:00Z"/>
        </w:rPr>
      </w:pPr>
      <w:del w:id="126" w:author="Roy Zeng" w:date="2026-07-01T13:13:00Z" w16du:dateUtc="2026-07-01T05:13:00Z">
        <w:r>
          <w:delText xml:space="preserve">        </w:delText>
        </w:r>
      </w:del>
    </w:p>
    <w:p w14:paraId="3C02BD8B" w14:textId="3C9C6D9B" w:rsidR="00672CBC" w:rsidRPr="00672CBC" w:rsidRDefault="00BB52E6" w:rsidP="00672CBC">
      <w:pPr>
        <w:rPr>
          <w:ins w:id="127" w:author="Roy Zeng" w:date="2026-07-01T13:13:00Z" w16du:dateUtc="2026-07-01T05:13:00Z"/>
        </w:rPr>
      </w:pPr>
      <w:del w:id="128" w:author="Roy Zeng" w:date="2026-07-01T13:13:00Z" w16du:dateUtc="2026-07-01T05:13:00Z">
        <w:r>
          <w:rPr>
            <w:rFonts w:hint="eastAsia"/>
          </w:rPr>
          <w:delText xml:space="preserve">       </w:delText>
        </w:r>
      </w:del>
    </w:p>
    <w:p w14:paraId="502E5922" w14:textId="36E68E32" w:rsidR="00672CBC" w:rsidRPr="00672CBC" w:rsidRDefault="00672CBC" w:rsidP="00672CBC">
      <w:ins w:id="129" w:author="Roy Zeng" w:date="2026-07-01T13:13:00Z" w16du:dateUtc="2026-07-01T05:13:00Z">
        <w:r w:rsidRPr="00672CBC">
          <w:t>       </w:t>
        </w:r>
      </w:ins>
      <w:r w:rsidRPr="00672CBC">
        <w:t xml:space="preserve"> print(f</w:t>
      </w:r>
      <w:del w:id="130" w:author="Roy Zeng" w:date="2026-07-01T13:13:00Z" w16du:dateUtc="2026-07-01T05:13:00Z">
        <w:r w:rsidR="00BB52E6">
          <w:rPr>
            <w:rFonts w:hint="eastAsia"/>
          </w:rPr>
          <w:delText>"[</w:delText>
        </w:r>
        <w:r w:rsidR="00BB52E6">
          <w:rPr>
            <w:rFonts w:hint="eastAsia"/>
          </w:rPr>
          <w:delText>斷線</w:delText>
        </w:r>
        <w:r w:rsidR="00BB52E6">
          <w:rPr>
            <w:rFonts w:hint="eastAsia"/>
          </w:rPr>
          <w:delText>]</w:delText>
        </w:r>
      </w:del>
      <w:ins w:id="131" w:author="Roy Zeng" w:date="2026-07-01T13:13:00Z" w16du:dateUtc="2026-07-01T05:13:00Z">
        <w:r w:rsidRPr="00672CBC">
          <w:t>"inactive</w:t>
        </w:r>
      </w:ins>
      <w:r w:rsidRPr="00672CBC">
        <w:t xml:space="preserve"> {username} </w:t>
      </w:r>
      <w:del w:id="132" w:author="Roy Zeng" w:date="2026-07-01T13:13:00Z" w16du:dateUtc="2026-07-01T05:13:00Z">
        <w:r w:rsidR="00BB52E6">
          <w:rPr>
            <w:rFonts w:hint="eastAsia"/>
          </w:rPr>
          <w:delText>已離開。</w:delText>
        </w:r>
        <w:r w:rsidR="00BB52E6">
          <w:rPr>
            <w:rFonts w:hint="eastAsia"/>
          </w:rPr>
          <w:delText>")</w:delText>
        </w:r>
      </w:del>
      <w:ins w:id="133" w:author="Roy Zeng" w:date="2026-07-01T13:13:00Z" w16du:dateUtc="2026-07-01T05:13:00Z">
        <w:r w:rsidRPr="00672CBC">
          <w:t>are leave.")</w:t>
        </w:r>
      </w:ins>
    </w:p>
    <w:p w14:paraId="1D1E4CD0" w14:textId="7B6DB32A" w:rsidR="00672CBC" w:rsidRPr="00672CBC" w:rsidRDefault="00BB52E6" w:rsidP="00672CBC">
      <w:del w:id="134" w:author="Roy Zeng" w:date="2026-07-01T13:13:00Z" w16du:dateUtc="2026-07-01T05:13:00Z">
        <w:r>
          <w:rPr>
            <w:rFonts w:hint="eastAsia"/>
          </w:rPr>
          <w:delText xml:space="preserve">       </w:delText>
        </w:r>
      </w:del>
      <w:ins w:id="135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leave_msg = f</w:t>
      </w:r>
      <w:del w:id="136" w:author="Roy Zeng" w:date="2026-07-01T13:13:00Z" w16du:dateUtc="2026-07-01T05:13:00Z">
        <w:r>
          <w:rPr>
            <w:rFonts w:hint="eastAsia"/>
          </w:rPr>
          <w:delText>"</w:delText>
        </w:r>
        <w:r>
          <w:rPr>
            <w:rFonts w:hint="eastAsia"/>
          </w:rPr>
          <w:delText>【系統】使用者</w:delText>
        </w:r>
      </w:del>
      <w:ins w:id="137" w:author="Roy Zeng" w:date="2026-07-01T13:13:00Z" w16du:dateUtc="2026-07-01T05:13:00Z">
        <w:r w:rsidR="00672CBC" w:rsidRPr="00672CBC">
          <w:t>"[system] user</w:t>
        </w:r>
      </w:ins>
      <w:r w:rsidR="00672CBC" w:rsidRPr="00672CBC">
        <w:t xml:space="preserve"> [{username}] </w:t>
      </w:r>
      <w:del w:id="138" w:author="Roy Zeng" w:date="2026-07-01T13:13:00Z" w16du:dateUtc="2026-07-01T05:13:00Z">
        <w:r>
          <w:rPr>
            <w:rFonts w:hint="eastAsia"/>
          </w:rPr>
          <w:delText>離開了聊天室。</w:delText>
        </w:r>
        <w:r>
          <w:rPr>
            <w:rFonts w:hint="eastAsia"/>
          </w:rPr>
          <w:delText>\</w:delText>
        </w:r>
      </w:del>
      <w:ins w:id="139" w:author="Roy Zeng" w:date="2026-07-01T13:13:00Z" w16du:dateUtc="2026-07-01T05:13:00Z">
        <w:r w:rsidR="00672CBC" w:rsidRPr="00672CBC">
          <w:t>leave the chats.\</w:t>
        </w:r>
      </w:ins>
      <w:r w:rsidR="00672CBC" w:rsidRPr="00672CBC">
        <w:t>n".encode('utf-8')</w:t>
      </w:r>
    </w:p>
    <w:p w14:paraId="2E758AC6" w14:textId="3A7F5B01" w:rsidR="00672CBC" w:rsidRPr="00672CBC" w:rsidRDefault="00BB52E6" w:rsidP="00672CBC">
      <w:del w:id="140" w:author="Roy Zeng" w:date="2026-07-01T13:13:00Z" w16du:dateUtc="2026-07-01T05:13:00Z">
        <w:r>
          <w:delText xml:space="preserve">       </w:delText>
        </w:r>
      </w:del>
      <w:ins w:id="141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broadcast(leave_msg, client_socket)</w:t>
      </w:r>
    </w:p>
    <w:p w14:paraId="6E59A525" w14:textId="77777777" w:rsidR="00672CBC" w:rsidRPr="00672CBC" w:rsidRDefault="00672CBC" w:rsidP="00672CBC"/>
    <w:p w14:paraId="002166C5" w14:textId="77777777" w:rsidR="00672CBC" w:rsidRPr="00672CBC" w:rsidRDefault="00672CBC" w:rsidP="00672CBC">
      <w:r w:rsidRPr="00672CBC">
        <w:t>def start_server():</w:t>
      </w:r>
    </w:p>
    <w:p w14:paraId="1C703D74" w14:textId="42D2FBDF" w:rsidR="00672CBC" w:rsidRPr="00672CBC" w:rsidRDefault="00BB52E6" w:rsidP="00672CBC">
      <w:del w:id="142" w:author="Roy Zeng" w:date="2026-07-01T13:13:00Z" w16du:dateUtc="2026-07-01T05:13:00Z">
        <w:r>
          <w:delText xml:space="preserve">   </w:delText>
        </w:r>
      </w:del>
      <w:ins w:id="143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server = socket.socket(socket.AF_INET, socket.SOCK_STREAM)</w:t>
      </w:r>
    </w:p>
    <w:p w14:paraId="18F2533A" w14:textId="331570EE" w:rsidR="00672CBC" w:rsidRPr="00672CBC" w:rsidRDefault="00BB52E6" w:rsidP="00672CBC">
      <w:del w:id="144" w:author="Roy Zeng" w:date="2026-07-01T13:13:00Z" w16du:dateUtc="2026-07-01T05:13:00Z">
        <w:r>
          <w:delText xml:space="preserve">   </w:delText>
        </w:r>
      </w:del>
      <w:ins w:id="145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server.setsockopt(socket.SOL_SOCKET, socket.SO_REUSEADDR, 1)</w:t>
      </w:r>
    </w:p>
    <w:p w14:paraId="236F8FE5" w14:textId="589A28E9" w:rsidR="00672CBC" w:rsidRPr="00672CBC" w:rsidRDefault="00BB52E6" w:rsidP="00672CBC">
      <w:del w:id="146" w:author="Roy Zeng" w:date="2026-07-01T13:13:00Z" w16du:dateUtc="2026-07-01T05:13:00Z">
        <w:r>
          <w:delText xml:space="preserve">   </w:delText>
        </w:r>
      </w:del>
      <w:ins w:id="147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server.bind(('127.0.0.1', 12345))</w:t>
      </w:r>
    </w:p>
    <w:p w14:paraId="09F00409" w14:textId="2D20534E" w:rsidR="00672CBC" w:rsidRPr="00672CBC" w:rsidRDefault="00BB52E6" w:rsidP="00672CBC">
      <w:del w:id="148" w:author="Roy Zeng" w:date="2026-07-01T13:13:00Z" w16du:dateUtc="2026-07-01T05:13:00Z">
        <w:r>
          <w:delText xml:space="preserve">   </w:delText>
        </w:r>
      </w:del>
      <w:ins w:id="149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server.listen()</w:t>
      </w:r>
    </w:p>
    <w:p w14:paraId="4C2896F3" w14:textId="77777777" w:rsidR="00BB52E6" w:rsidRDefault="00BB52E6" w:rsidP="00BB52E6">
      <w:pPr>
        <w:rPr>
          <w:del w:id="150" w:author="Roy Zeng" w:date="2026-07-01T13:13:00Z" w16du:dateUtc="2026-07-01T05:13:00Z"/>
        </w:rPr>
      </w:pPr>
      <w:del w:id="151" w:author="Roy Zeng" w:date="2026-07-01T13:13:00Z" w16du:dateUtc="2026-07-01T05:13:00Z">
        <w:r>
          <w:rPr>
            <w:rFonts w:hint="eastAsia"/>
          </w:rPr>
          <w:delText xml:space="preserve">    print("[</w:delText>
        </w:r>
        <w:r>
          <w:rPr>
            <w:rFonts w:hint="eastAsia"/>
          </w:rPr>
          <w:delText>啟動</w:delText>
        </w:r>
        <w:r>
          <w:rPr>
            <w:rFonts w:hint="eastAsia"/>
          </w:rPr>
          <w:delText xml:space="preserve">] </w:delText>
        </w:r>
        <w:r>
          <w:rPr>
            <w:rFonts w:hint="eastAsia"/>
          </w:rPr>
          <w:delText>聊天室</w:delText>
        </w:r>
        <w:r>
          <w:rPr>
            <w:rFonts w:hint="eastAsia"/>
          </w:rPr>
          <w:delText xml:space="preserve"> Server </w:delText>
        </w:r>
        <w:r>
          <w:rPr>
            <w:rFonts w:hint="eastAsia"/>
          </w:rPr>
          <w:delText>正在執行，等待連線</w:delText>
        </w:r>
        <w:r>
          <w:rPr>
            <w:rFonts w:hint="eastAsia"/>
          </w:rPr>
          <w:delText>...")</w:delText>
        </w:r>
      </w:del>
    </w:p>
    <w:p w14:paraId="4C33CA48" w14:textId="77777777" w:rsidR="00BB52E6" w:rsidRDefault="00BB52E6" w:rsidP="00BB52E6">
      <w:pPr>
        <w:rPr>
          <w:del w:id="152" w:author="Roy Zeng" w:date="2026-07-01T13:13:00Z" w16du:dateUtc="2026-07-01T05:13:00Z"/>
        </w:rPr>
      </w:pPr>
    </w:p>
    <w:p w14:paraId="57D77774" w14:textId="79E41C78" w:rsidR="00672CBC" w:rsidRPr="00672CBC" w:rsidRDefault="00BB52E6" w:rsidP="00672CBC">
      <w:pPr>
        <w:rPr>
          <w:ins w:id="153" w:author="Roy Zeng" w:date="2026-07-01T13:13:00Z" w16du:dateUtc="2026-07-01T05:13:00Z"/>
        </w:rPr>
      </w:pPr>
      <w:del w:id="154" w:author="Roy Zeng" w:date="2026-07-01T13:13:00Z" w16du:dateUtc="2026-07-01T05:13:00Z">
        <w:r>
          <w:delText xml:space="preserve">   </w:delText>
        </w:r>
      </w:del>
      <w:ins w:id="155" w:author="Roy Zeng" w:date="2026-07-01T13:13:00Z" w16du:dateUtc="2026-07-01T05:13:00Z">
        <w:r w:rsidR="00672CBC" w:rsidRPr="00672CBC">
          <w:t>    print("[start] chats server are running, waiting for connection...")</w:t>
        </w:r>
      </w:ins>
    </w:p>
    <w:p w14:paraId="000E8119" w14:textId="77777777" w:rsidR="00672CBC" w:rsidRPr="00672CBC" w:rsidRDefault="00672CBC" w:rsidP="00672CBC">
      <w:pPr>
        <w:rPr>
          <w:ins w:id="156" w:author="Roy Zeng" w:date="2026-07-01T13:13:00Z" w16du:dateUtc="2026-07-01T05:13:00Z"/>
        </w:rPr>
      </w:pPr>
    </w:p>
    <w:p w14:paraId="477B5B65" w14:textId="77777777" w:rsidR="00672CBC" w:rsidRPr="00672CBC" w:rsidRDefault="00672CBC" w:rsidP="00672CBC">
      <w:ins w:id="157" w:author="Roy Zeng" w:date="2026-07-01T13:13:00Z" w16du:dateUtc="2026-07-01T05:13:00Z">
        <w:r w:rsidRPr="00672CBC">
          <w:t>   </w:t>
        </w:r>
      </w:ins>
      <w:r w:rsidRPr="00672CBC">
        <w:t xml:space="preserve"> while True:</w:t>
      </w:r>
    </w:p>
    <w:p w14:paraId="626E1E30" w14:textId="3F253283" w:rsidR="00672CBC" w:rsidRPr="00672CBC" w:rsidRDefault="00BB52E6" w:rsidP="00672CBC">
      <w:del w:id="158" w:author="Roy Zeng" w:date="2026-07-01T13:13:00Z" w16du:dateUtc="2026-07-01T05:13:00Z">
        <w:r>
          <w:delText xml:space="preserve">       </w:delText>
        </w:r>
      </w:del>
      <w:ins w:id="159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client_socket, client_address = server.accept()</w:t>
      </w:r>
    </w:p>
    <w:p w14:paraId="110F9C71" w14:textId="77777777" w:rsidR="00BB52E6" w:rsidRDefault="00BB52E6" w:rsidP="00BB52E6">
      <w:pPr>
        <w:rPr>
          <w:del w:id="160" w:author="Roy Zeng" w:date="2026-07-01T13:13:00Z" w16du:dateUtc="2026-07-01T05:13:00Z"/>
        </w:rPr>
      </w:pPr>
      <w:del w:id="161" w:author="Roy Zeng" w:date="2026-07-01T13:13:00Z" w16du:dateUtc="2026-07-01T05:13:00Z">
        <w:r>
          <w:rPr>
            <w:rFonts w:hint="eastAsia"/>
          </w:rPr>
          <w:delText xml:space="preserve">        # </w:delText>
        </w:r>
        <w:r>
          <w:rPr>
            <w:rFonts w:hint="eastAsia"/>
          </w:rPr>
          <w:delText>收到新連線後，直接交給執行緒處理（暱稱輸入會在執行緒內處理）</w:delText>
        </w:r>
      </w:del>
    </w:p>
    <w:p w14:paraId="3588FF84" w14:textId="1EF14E27" w:rsidR="00672CBC" w:rsidRPr="00672CBC" w:rsidRDefault="00BB52E6" w:rsidP="00672CBC">
      <w:pPr>
        <w:rPr>
          <w:ins w:id="162" w:author="Roy Zeng" w:date="2026-07-01T13:13:00Z" w16du:dateUtc="2026-07-01T05:13:00Z"/>
        </w:rPr>
      </w:pPr>
      <w:del w:id="163" w:author="Roy Zeng" w:date="2026-07-01T13:13:00Z" w16du:dateUtc="2026-07-01T05:13:00Z">
        <w:r>
          <w:delText xml:space="preserve">       </w:delText>
        </w:r>
      </w:del>
      <w:ins w:id="164" w:author="Roy Zeng" w:date="2026-07-01T13:13:00Z" w16du:dateUtc="2026-07-01T05:13:00Z">
        <w:r w:rsidR="00672CBC" w:rsidRPr="00672CBC">
          <w:t>        # receive new connection, give the  to handle(nickname will be hadle at the )</w:t>
        </w:r>
      </w:ins>
    </w:p>
    <w:p w14:paraId="63BF29E4" w14:textId="77777777" w:rsidR="00672CBC" w:rsidRPr="00672CBC" w:rsidRDefault="00672CBC" w:rsidP="00672CBC">
      <w:ins w:id="165" w:author="Roy Zeng" w:date="2026-07-01T13:13:00Z" w16du:dateUtc="2026-07-01T05:13:00Z">
        <w:r w:rsidRPr="00672CBC">
          <w:t>       </w:t>
        </w:r>
      </w:ins>
      <w:r w:rsidRPr="00672CBC">
        <w:t xml:space="preserve"> thread = threading.Thread(target=handle_client, args=(client_socket, client_address))</w:t>
      </w:r>
    </w:p>
    <w:p w14:paraId="37B6FFD9" w14:textId="2A50035D" w:rsidR="00672CBC" w:rsidRPr="00672CBC" w:rsidRDefault="00BB52E6" w:rsidP="00672CBC">
      <w:del w:id="166" w:author="Roy Zeng" w:date="2026-07-01T13:13:00Z" w16du:dateUtc="2026-07-01T05:13:00Z">
        <w:r>
          <w:delText xml:space="preserve">       </w:delText>
        </w:r>
      </w:del>
      <w:ins w:id="167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thread.daemon = True</w:t>
      </w:r>
    </w:p>
    <w:p w14:paraId="0281F084" w14:textId="5A9DCE6A" w:rsidR="00672CBC" w:rsidRPr="00672CBC" w:rsidRDefault="00BB52E6" w:rsidP="00672CBC">
      <w:del w:id="168" w:author="Roy Zeng" w:date="2026-07-01T13:13:00Z" w16du:dateUtc="2026-07-01T05:13:00Z">
        <w:r>
          <w:delText xml:space="preserve">       </w:delText>
        </w:r>
      </w:del>
      <w:ins w:id="169" w:author="Roy Zeng" w:date="2026-07-01T13:13:00Z" w16du:dateUtc="2026-07-01T05:13:00Z">
        <w:r w:rsidR="00672CBC" w:rsidRPr="00672CBC">
          <w:t>       </w:t>
        </w:r>
      </w:ins>
      <w:r w:rsidR="00672CBC" w:rsidRPr="00672CBC">
        <w:t xml:space="preserve"> thread.start()</w:t>
      </w:r>
    </w:p>
    <w:p w14:paraId="4DF4B2C5" w14:textId="77777777" w:rsidR="00672CBC" w:rsidRPr="00672CBC" w:rsidRDefault="00672CBC" w:rsidP="00672CBC"/>
    <w:p w14:paraId="3F7B1FF6" w14:textId="77777777" w:rsidR="00672CBC" w:rsidRPr="00672CBC" w:rsidRDefault="00672CBC" w:rsidP="00672CBC">
      <w:r w:rsidRPr="00672CBC">
        <w:t>if __name__ == "__main__":</w:t>
      </w:r>
    </w:p>
    <w:p w14:paraId="7185FC87" w14:textId="7304AB38" w:rsidR="00672CBC" w:rsidRPr="00672CBC" w:rsidRDefault="00BB52E6" w:rsidP="00672CBC">
      <w:pPr>
        <w:rPr>
          <w:ins w:id="170" w:author="Roy Zeng" w:date="2026-07-01T13:13:00Z" w16du:dateUtc="2026-07-01T05:13:00Z"/>
        </w:rPr>
      </w:pPr>
      <w:del w:id="171" w:author="Roy Zeng" w:date="2026-07-01T13:13:00Z" w16du:dateUtc="2026-07-01T05:13:00Z">
        <w:r>
          <w:delText xml:space="preserve">   </w:delText>
        </w:r>
      </w:del>
      <w:ins w:id="172" w:author="Roy Zeng" w:date="2026-07-01T13:13:00Z" w16du:dateUtc="2026-07-01T05:13:00Z">
        <w:r w:rsidR="00672CBC" w:rsidRPr="00672CBC">
          <w:t>   </w:t>
        </w:r>
      </w:ins>
      <w:r w:rsidR="00672CBC" w:rsidRPr="00672CBC">
        <w:t xml:space="preserve"> start_server()</w:t>
      </w:r>
    </w:p>
    <w:p w14:paraId="6363883D" w14:textId="77777777" w:rsidR="008306F0" w:rsidRPr="00672CBC" w:rsidRDefault="008306F0" w:rsidP="00672CBC"/>
    <w:sectPr w:rsidR="008306F0" w:rsidRPr="00672CB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6F5D" w14:textId="77777777" w:rsidR="00377D1F" w:rsidRDefault="00377D1F" w:rsidP="00672CBC">
      <w:pPr>
        <w:spacing w:after="0" w:line="240" w:lineRule="auto"/>
      </w:pPr>
      <w:r>
        <w:separator/>
      </w:r>
    </w:p>
  </w:endnote>
  <w:endnote w:type="continuationSeparator" w:id="0">
    <w:p w14:paraId="4FCB2B87" w14:textId="77777777" w:rsidR="00377D1F" w:rsidRDefault="00377D1F" w:rsidP="0067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EDB03" w14:textId="77777777" w:rsidR="001E65AD" w:rsidRDefault="001E65A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25F1" w14:textId="77777777" w:rsidR="00377D1F" w:rsidRDefault="00377D1F" w:rsidP="00672CBC">
      <w:pPr>
        <w:spacing w:after="0" w:line="240" w:lineRule="auto"/>
      </w:pPr>
      <w:r>
        <w:separator/>
      </w:r>
    </w:p>
  </w:footnote>
  <w:footnote w:type="continuationSeparator" w:id="0">
    <w:p w14:paraId="31EDE6ED" w14:textId="77777777" w:rsidR="00377D1F" w:rsidRDefault="00377D1F" w:rsidP="00672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4FB6" w14:textId="77777777" w:rsidR="001E65AD" w:rsidRDefault="001E65AD">
    <w:pPr>
      <w:pStyle w:val="ae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y Zeng">
    <w15:presenceInfo w15:providerId="Windows Live" w15:userId="5dbdd7f82a4748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DC"/>
    <w:rsid w:val="001E65AD"/>
    <w:rsid w:val="002E39F1"/>
    <w:rsid w:val="00377D1F"/>
    <w:rsid w:val="00521543"/>
    <w:rsid w:val="00672CBC"/>
    <w:rsid w:val="006D5483"/>
    <w:rsid w:val="008306F0"/>
    <w:rsid w:val="00845B2A"/>
    <w:rsid w:val="00951B84"/>
    <w:rsid w:val="009A3FDC"/>
    <w:rsid w:val="00BB52E6"/>
    <w:rsid w:val="00FE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95648"/>
  <w15:chartTrackingRefBased/>
  <w15:docId w15:val="{A6179183-7957-4EBA-99B9-D36908A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3F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FD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FD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F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F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F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F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  <w:rsid w:val="001E65AD"/>
    <w:rPr>
      <w:rPrChange w:id="0" w:author="Roy Zeng" w:date="2026-07-01T13:13:00Z">
        <w:rPr/>
      </w:rPrChange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3F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3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3FD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3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3FD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3F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3F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3F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3F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F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F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3F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3F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F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F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3F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3F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2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72CB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72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72CBC"/>
    <w:rPr>
      <w:sz w:val="20"/>
      <w:szCs w:val="20"/>
    </w:rPr>
  </w:style>
  <w:style w:type="paragraph" w:styleId="af2">
    <w:name w:val="Revision"/>
    <w:hidden/>
    <w:uiPriority w:val="99"/>
    <w:semiHidden/>
    <w:rsid w:val="001E65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1</cp:revision>
  <dcterms:created xsi:type="dcterms:W3CDTF">2026-07-01T04:03:00Z</dcterms:created>
  <dcterms:modified xsi:type="dcterms:W3CDTF">2026-07-01T05:23:00Z</dcterms:modified>
</cp:coreProperties>
</file>